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w:t>
      </w:r>
      <w:proofErr w:type="spellStart"/>
      <w:r w:rsidR="00321405" w:rsidRPr="00B62391">
        <w:t>BiRC</w:t>
      </w:r>
      <w:proofErr w:type="spellEnd"/>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1CEBB45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38DC52FC" w:rsidR="000F598E" w:rsidRPr="00B62391" w:rsidRDefault="000B14A1" w:rsidP="00A71124">
      <w:r w:rsidRPr="00B62391">
        <w:t>In mammals, t</w:t>
      </w:r>
      <w:r w:rsidR="000F598E" w:rsidRPr="00B62391">
        <w:t xml:space="preserve">he SRY gene which is defined as the </w:t>
      </w:r>
      <w:proofErr w:type="spellStart"/>
      <w:r w:rsidR="000F598E" w:rsidRPr="00B62391">
        <w:t>Testis</w:t>
      </w:r>
      <w:proofErr w:type="spellEnd"/>
      <w:r w:rsidR="000F598E" w:rsidRPr="00B62391">
        <w:t xml:space="preserve"> Determining Factor</w:t>
      </w:r>
      <w:r w:rsidR="00F62E9E">
        <w:t>. It</w:t>
      </w:r>
      <w:r w:rsidR="000F598E" w:rsidRPr="00B62391">
        <w:t xml:space="preserve"> may be the variant that initially started the divergence between the homologous chromosomes.</w:t>
      </w:r>
    </w:p>
    <w:p w14:paraId="393392A5" w14:textId="15F336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 The recombination activity in these areas </w:t>
      </w:r>
      <w:r w:rsidR="00D80C33">
        <w:t xml:space="preserve">is </w:t>
      </w:r>
      <w:r w:rsidR="00DD5BD2" w:rsidRPr="00B62391">
        <w:t>needed for succe</w:t>
      </w:r>
      <w:r w:rsidR="00F62E9E">
        <w:t>ssful cell division and thus is</w:t>
      </w:r>
      <w:r w:rsidR="00DD5BD2" w:rsidRPr="00B62391">
        <w:t xml:space="preserve"> conserved from before the divergence. </w:t>
      </w:r>
    </w:p>
    <w:p w14:paraId="6FCFA92E" w14:textId="7CA58165"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surpasses many more cell divisions.</w:t>
      </w:r>
    </w:p>
    <w:p w14:paraId="5F7B5D6D" w14:textId="2DE1D1C3" w:rsidR="002A52B0" w:rsidRPr="00B62391" w:rsidRDefault="002A52B0" w:rsidP="00A71124">
      <w:pPr>
        <w:pStyle w:val="Heading2"/>
      </w:pPr>
      <w:bookmarkStart w:id="3" w:name="_Toc516349368"/>
      <w:r w:rsidRPr="00B62391">
        <w:t>Ampliconic genes</w:t>
      </w:r>
      <w:bookmarkEnd w:id="3"/>
    </w:p>
    <w:p w14:paraId="1ABC0C25" w14:textId="5B6F7AE2"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Pr="00B62391">
        <w:t xml:space="preserve"> to be involved in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007A24" w:rsidRPr="00B62391">
        <w:t xml:space="preserve">In mice,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proofErr w:type="spellStart"/>
      <w:r w:rsidR="0097218A" w:rsidRPr="00B62391">
        <w:rPr>
          <w:i/>
        </w:rPr>
        <w:t>Slx</w:t>
      </w:r>
      <w:proofErr w:type="spellEnd"/>
      <w:r w:rsidR="0097218A" w:rsidRPr="00B62391">
        <w:rPr>
          <w:i/>
        </w:rPr>
        <w:t>.</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84779F">
        <w:t xml:space="preserve"> (??ref</w:t>
      </w:r>
      <w:r w:rsidR="005B1BE7">
        <w:t xml:space="preserve"> </w:t>
      </w:r>
      <w:proofErr w:type="spellStart"/>
      <w:r w:rsidR="005B1BE7">
        <w:t>evtslet</w:t>
      </w:r>
      <w:proofErr w:type="spellEnd"/>
      <w:r w:rsidR="0084779F">
        <w:t>)</w:t>
      </w:r>
    </w:p>
    <w:p w14:paraId="3B2AB059" w14:textId="767BAE8F" w:rsidR="003847AB" w:rsidRPr="00B62391" w:rsidRDefault="003847AB" w:rsidP="00A71124">
      <w:r w:rsidRPr="00B62391">
        <w:t xml:space="preserve">A deficiency of </w:t>
      </w:r>
      <w:proofErr w:type="spellStart"/>
      <w:r w:rsidRPr="00B62391">
        <w:rPr>
          <w:i/>
        </w:rPr>
        <w:t>Slx</w:t>
      </w:r>
      <w:proofErr w:type="spellEnd"/>
      <w:r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Pr="00B62391">
        <w:t>.</w:t>
      </w:r>
    </w:p>
    <w:p w14:paraId="353B7865" w14:textId="1C4E1C68" w:rsidR="00CD620D" w:rsidRPr="00B62391" w:rsidRDefault="00ED1C5C" w:rsidP="00A71124">
      <w:r w:rsidRPr="00B62391">
        <w:t>During meiosis, s</w:t>
      </w:r>
      <w:r w:rsidR="003847AB" w:rsidRPr="00B62391">
        <w:t xml:space="preserve">ex chromosome inactivation is crucial to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xml:space="preserve">, at least in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proofErr w:type="spellStart"/>
      <w:r w:rsidRPr="00B62391">
        <w:rPr>
          <w:i/>
        </w:rPr>
        <w:t>Slx</w:t>
      </w:r>
      <w:proofErr w:type="spellEnd"/>
      <w:r w:rsidRPr="00B62391">
        <w:t>.</w:t>
      </w:r>
      <w:r w:rsidR="00EC7401" w:rsidRPr="00B62391">
        <w:t xml:space="preserve"> </w:t>
      </w:r>
    </w:p>
    <w:p w14:paraId="29FC7442" w14:textId="6737EC7E"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 xml:space="preserve">the arms-race process triggers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Pr="00B62391">
        <w:t xml:space="preserve"> to induce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11F792EB"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system, where many males copulate with each female. This differential behavior yields higher selection on</w:t>
      </w:r>
      <w:r w:rsidR="00A02158" w:rsidRPr="00B62391">
        <w:t xml:space="preserve"> increasing</w:t>
      </w:r>
      <w:r w:rsidRPr="00B62391">
        <w:t xml:space="preserve"> testes size in chimpanzee compared to </w:t>
      </w:r>
      <w:r w:rsidR="00ED1C5C" w:rsidRPr="00B62391">
        <w:t xml:space="preserve">Gorilla </w:t>
      </w:r>
      <w:r w:rsidRPr="00B62391">
        <w:fldChar w:fldCharType="begin" w:fldLock="1"/>
      </w:r>
      <w:r w:rsidR="00747A46">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[4]","plainTextFormattedCitation":"[4]","previouslyFormattedCitation":"[4]"},"properties":{"noteIndex":0},"schema":"https://github.com/citation-style-language/schema/raw/master/csl-citation.json"}</w:instrText>
      </w:r>
      <w:r w:rsidRPr="00B62391">
        <w:fldChar w:fldCharType="separate"/>
      </w:r>
      <w:r w:rsidR="00417239" w:rsidRPr="00B62391">
        <w:rPr>
          <w:noProof/>
        </w:rPr>
        <w:t>[4]</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9657DD">
        <w:t>among</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763C2AC7" w:rsidR="002A52B0" w:rsidRPr="00B62391" w:rsidRDefault="004D22CC" w:rsidP="00A71124">
      <w:r w:rsidRPr="00B62391">
        <w:t xml:space="preserve">The </w:t>
      </w:r>
      <w:r w:rsidR="00710C10">
        <w:t>pipeline</w:t>
      </w:r>
      <w:r w:rsidRPr="00B62391">
        <w:t xml:space="preserve"> used in this </w:t>
      </w:r>
      <w:r w:rsidR="00D23AF1" w:rsidRPr="00B62391">
        <w:t xml:space="preserve">study </w:t>
      </w:r>
      <w:r w:rsidRPr="00B62391">
        <w:t xml:space="preserve">consists of assembling an </w:t>
      </w:r>
      <w:commentRangeStart w:id="8"/>
      <w:r w:rsidR="00D23AF1" w:rsidRPr="00B62391">
        <w:t xml:space="preserve">artificial </w:t>
      </w:r>
      <w:commentRangeEnd w:id="8"/>
      <w:r w:rsidR="00D23AF1" w:rsidRPr="00B62391">
        <w:rPr>
          <w:rStyle w:val="CommentReference"/>
        </w:rPr>
        <w:commentReference w:id="8"/>
      </w:r>
      <w:r w:rsidR="00D23AF1" w:rsidRPr="00B62391">
        <w:t xml:space="preserve">chromosome (AC) </w:t>
      </w:r>
      <w:r w:rsidRPr="00B62391">
        <w:t xml:space="preserve">consisting of </w:t>
      </w:r>
      <w:r w:rsidR="00D23AF1" w:rsidRPr="00B62391">
        <w:t xml:space="preserve">one copy of each </w:t>
      </w:r>
      <w:r w:rsidR="00710C10">
        <w:t>ampliconic candidate gene</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73C1436">
            <wp:extent cx="5967778" cy="269761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97611"/>
                    </a:xfrm>
                    <a:prstGeom prst="rect">
                      <a:avLst/>
                    </a:prstGeom>
                  </pic:spPr>
                </pic:pic>
              </a:graphicData>
            </a:graphic>
          </wp:inline>
        </w:drawing>
      </w:r>
    </w:p>
    <w:p w14:paraId="676E774D" w14:textId="79F9B500" w:rsidR="002A52B0" w:rsidRPr="00B62391" w:rsidRDefault="000D1D69"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1</w:t>
      </w:r>
      <w:r w:rsidR="00BF418D" w:rsidRPr="00B62391">
        <w:fldChar w:fldCharType="end"/>
      </w:r>
      <w:r w:rsidRPr="00B62391">
        <w:t xml:space="preserve">: </w:t>
      </w:r>
      <w:r w:rsidR="00D23AF1" w:rsidRPr="00B62391">
        <w:t>O</w:t>
      </w:r>
      <w:r w:rsidRPr="00B62391">
        <w:t>verview of the method.</w:t>
      </w:r>
    </w:p>
    <w:p w14:paraId="3DBF36DA" w14:textId="29F07962" w:rsidR="002A52B0" w:rsidRPr="00B62391" w:rsidRDefault="002A52B0" w:rsidP="00A71124">
      <w:pPr>
        <w:pStyle w:val="Heading2"/>
      </w:pPr>
      <w:bookmarkStart w:id="9" w:name="_Toc516349371"/>
      <w:r w:rsidRPr="00B62391">
        <w:t xml:space="preserve">Assembly of </w:t>
      </w:r>
      <w:r w:rsidR="00675E32" w:rsidRPr="00B62391">
        <w:t>artificial chromosomes</w:t>
      </w:r>
      <w:bookmarkEnd w:id="9"/>
    </w:p>
    <w:p w14:paraId="6BA8285A" w14:textId="31110899"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47A46">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[5]","plainTextFormattedCitation":"[5]","previouslyFormattedCitation":"[5]"},"properties":{"noteIndex":0},"schema":"https://github.com/citation-style-language/schema/raw/master/csl-citation.json"}</w:instrText>
      </w:r>
      <w:r w:rsidR="0026275E" w:rsidRPr="00B62391">
        <w:fldChar w:fldCharType="separate"/>
      </w:r>
      <w:r w:rsidR="00417239" w:rsidRPr="00B62391">
        <w:rPr>
          <w:noProof/>
        </w:rPr>
        <w:t>[5]</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77777777" w:rsidR="004A10AC" w:rsidRDefault="007425DB" w:rsidP="00A71124">
      <w:r w:rsidRPr="00B62391">
        <w:t>If orthologs were not found in the Ensembl genome browser, we used BLAST</w:t>
      </w:r>
      <w:r w:rsidR="004A10AC">
        <w:t xml:space="preserve"> v2.7.1</w:t>
      </w:r>
      <w:r w:rsidRPr="00B62391">
        <w:t xml:space="preserve"> to </w:t>
      </w:r>
      <w:r w:rsidR="000B5696" w:rsidRPr="00B62391">
        <w:t>align</w:t>
      </w:r>
      <w:r w:rsidRPr="00B62391">
        <w:t xml:space="preserve"> the human genes against the ch</w:t>
      </w:r>
      <w:r w:rsidR="00A02158" w:rsidRPr="00B62391">
        <w:t>impanzee and gorilla references</w:t>
      </w:r>
      <w:r w:rsidR="00D23AF1" w:rsidRPr="00B62391">
        <w:t xml:space="preserve"> genome</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2D33AD23" w14:textId="44F7C1E0" w:rsidR="007425DB" w:rsidRPr="00B62391" w:rsidRDefault="004A10AC" w:rsidP="00A71124">
      <w:r>
        <w:t>See the table for the results of the ortholog search</w:t>
      </w:r>
      <w:r w:rsidR="007425DB" w:rsidRPr="00B62391">
        <w:t xml:space="preserve"> </w:t>
      </w:r>
      <w:r w:rsidRPr="00B62391">
        <w:t>(</w:t>
      </w:r>
      <w:commentRangeStart w:id="10"/>
      <w:r w:rsidRPr="00B62391">
        <w:fldChar w:fldCharType="begin"/>
      </w:r>
      <w:r w:rsidRPr="00B62391">
        <w:instrText xml:space="preserve"> REF _Ref515137420 \h </w:instrText>
      </w:r>
      <w:r w:rsidRPr="00B62391">
        <w:fldChar w:fldCharType="separate"/>
      </w:r>
      <w:r w:rsidR="00747A46" w:rsidRPr="00B62391">
        <w:t xml:space="preserve">Table </w:t>
      </w:r>
      <w:r w:rsidR="00747A46">
        <w:rPr>
          <w:noProof/>
        </w:rPr>
        <w:t>1</w:t>
      </w:r>
      <w:r w:rsidRPr="00B62391">
        <w:fldChar w:fldCharType="end"/>
      </w:r>
      <w:commentRangeEnd w:id="10"/>
      <w:r w:rsidRPr="00B62391">
        <w:rPr>
          <w:rStyle w:val="CommentReference"/>
        </w:rPr>
        <w:commentReference w:id="10"/>
      </w:r>
      <w:r w:rsidRPr="00B62391">
        <w:t>)</w:t>
      </w:r>
      <w:r>
        <w:t>.</w:t>
      </w:r>
    </w:p>
    <w:p w14:paraId="5CF2AA25" w14:textId="7CE00BF1" w:rsidR="0005442D" w:rsidRPr="00B62391" w:rsidRDefault="007425DB" w:rsidP="00A71124">
      <w:r w:rsidRPr="00B62391">
        <w:t xml:space="preserve">The orthologs found on </w:t>
      </w:r>
      <w:r w:rsidR="00321405" w:rsidRPr="00B62391">
        <w:t>E</w:t>
      </w:r>
      <w:r w:rsidRPr="00B62391">
        <w:t xml:space="preserve">nsembl were downloaded directly as </w:t>
      </w:r>
      <w:proofErr w:type="spellStart"/>
      <w:r w:rsidRPr="00B62391">
        <w:t>fasta</w:t>
      </w:r>
      <w:proofErr w:type="spellEnd"/>
      <w:r w:rsidRPr="00B62391">
        <w:t xml:space="preserve">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it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presented in the next part. Several problems occurred in the assembly of the </w:t>
      </w:r>
      <w:r w:rsidR="00BC5673" w:rsidRPr="00B62391">
        <w:t>ACs</w:t>
      </w:r>
      <w:r w:rsidRPr="00B62391">
        <w:t xml:space="preserve">. We checked coherence between Ensembl and BLAST results with GAGE4 in gorilla. The Query %id and BLAST Identities are on </w:t>
      </w:r>
      <w:r w:rsidR="00F8327D" w:rsidRPr="00B62391">
        <w:t>par</w:t>
      </w:r>
      <w:r w:rsidR="00457332" w:rsidRPr="00B62391">
        <w:t xml:space="preserve"> (</w:t>
      </w:r>
      <w:r w:rsidR="00457332" w:rsidRPr="00B62391">
        <w:fldChar w:fldCharType="begin"/>
      </w:r>
      <w:r w:rsidR="00457332" w:rsidRPr="00B62391">
        <w:instrText xml:space="preserve"> REF _Ref515137420 \h </w:instrText>
      </w:r>
      <w:r w:rsidR="00457332" w:rsidRPr="00B62391">
        <w:fldChar w:fldCharType="separate"/>
      </w:r>
      <w:r w:rsidR="00747A46" w:rsidRPr="00B62391">
        <w:t xml:space="preserve">Table </w:t>
      </w:r>
      <w:r w:rsidR="00747A46">
        <w:rPr>
          <w:noProof/>
        </w:rPr>
        <w:t>1</w:t>
      </w:r>
      <w:r w:rsidR="00457332" w:rsidRPr="00B62391">
        <w:fldChar w:fldCharType="end"/>
      </w:r>
      <w:r w:rsidR="00F8327D" w:rsidRPr="00B62391">
        <w:t>)</w:t>
      </w:r>
      <w:r w:rsidRPr="00B62391">
        <w:t xml:space="preserve">, but the length fraction was off, as Ensembl </w:t>
      </w:r>
      <w:r w:rsidR="00F8327D" w:rsidRPr="00B62391">
        <w:t>says that the</w:t>
      </w:r>
      <w:r w:rsidR="00646AD4" w:rsidRPr="00B62391">
        <w:t xml:space="preserve"> ortholog is 2 times the size of the original hu</w:t>
      </w:r>
      <w:r w:rsidR="004A10AC">
        <w:t>man gene, and the</w:t>
      </w:r>
      <w:r w:rsidR="00646AD4" w:rsidRPr="00B62391">
        <w:t xml:space="preserve"> blast result </w:t>
      </w:r>
      <w:r w:rsidR="004A10AC">
        <w:t xml:space="preserve">from this experiment has yielded an ortholog size </w:t>
      </w:r>
      <w:r w:rsidR="00646AD4" w:rsidRPr="00B62391">
        <w:t>half</w:t>
      </w:r>
      <w:r w:rsidR="004A10AC">
        <w:t xml:space="preserve"> of</w:t>
      </w:r>
      <w:r w:rsidR="009F3A6D">
        <w:t xml:space="preserve"> that of the</w:t>
      </w:r>
      <w:r w:rsidR="00646AD4" w:rsidRPr="00B62391">
        <w:t xml:space="preserve"> </w:t>
      </w:r>
      <w:r w:rsidR="004A10AC">
        <w:t xml:space="preserve">original human </w:t>
      </w:r>
      <w:proofErr w:type="spellStart"/>
      <w:r w:rsidR="004A10AC">
        <w:t>gene</w:t>
      </w:r>
      <w:r w:rsidR="005B1BE7">
        <w:t>’s</w:t>
      </w:r>
      <w:proofErr w:type="spellEnd"/>
      <w:r w:rsidR="004A10AC">
        <w:t>.</w:t>
      </w:r>
    </w:p>
    <w:p w14:paraId="0EB15900" w14:textId="263C7EDC" w:rsidR="00D946DD" w:rsidRPr="00B62391" w:rsidRDefault="00D946DD" w:rsidP="00A71124">
      <w:pPr>
        <w:pStyle w:val="Heading2"/>
      </w:pPr>
      <w:bookmarkStart w:id="11" w:name="_Toc516349372"/>
      <w:r w:rsidRPr="00B62391">
        <w:lastRenderedPageBreak/>
        <w:t>Mappi</w:t>
      </w:r>
      <w:r w:rsidR="00BC5673" w:rsidRPr="00B62391">
        <w:t>ng</w:t>
      </w:r>
      <w:r w:rsidR="00E5797B" w:rsidRPr="00B62391">
        <w:t xml:space="preserve"> reads onto</w:t>
      </w:r>
      <w:r w:rsidRPr="00B62391">
        <w:t xml:space="preserve"> </w:t>
      </w:r>
      <w:r w:rsidR="00675E32" w:rsidRPr="00B62391">
        <w:t>artificial chromosome</w:t>
      </w:r>
      <w:r w:rsidR="00A6305A" w:rsidRPr="00B62391">
        <w:t>s</w:t>
      </w:r>
      <w:bookmarkEnd w:id="11"/>
    </w:p>
    <w:p w14:paraId="6875B7B7" w14:textId="4D254230" w:rsidR="000D1D69" w:rsidRPr="00B62391" w:rsidRDefault="000D1D69" w:rsidP="00A71124">
      <w:pPr>
        <w:pStyle w:val="Caption"/>
      </w:pPr>
      <w:bookmarkStart w:id="12" w:name="_Ref515137420"/>
      <w:r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747A46">
        <w:rPr>
          <w:noProof/>
        </w:rPr>
        <w:t>1</w:t>
      </w:r>
      <w:r w:rsidR="00BF418D" w:rsidRPr="00B62391">
        <w:fldChar w:fldCharType="end"/>
      </w:r>
      <w:bookmarkEnd w:id="12"/>
      <w:r w:rsidRPr="00B62391">
        <w:t xml:space="preserve">: Table of the human ampliconic gene orthologs in chimpanzee and gorilla. The genes were assembled into </w:t>
      </w:r>
      <w:r w:rsidR="00BC5673" w:rsidRPr="00B62391">
        <w:t>ACs</w:t>
      </w:r>
      <w:r w:rsidRPr="00B62391">
        <w:t xml:space="preserve"> for each species. Query id% is the percentage of the human sequence matching the sequence of the ortholog. Length fraction is </w:t>
      </w:r>
      <w:commentRangeStart w:id="13"/>
      <w:r w:rsidRPr="00B62391">
        <w:t>the</w:t>
      </w:r>
      <w:commentRangeEnd w:id="13"/>
      <w:r w:rsidR="00D23AF1" w:rsidRPr="00B62391">
        <w:rPr>
          <w:rStyle w:val="CommentReference"/>
          <w:i w:val="0"/>
          <w:iCs w:val="0"/>
          <w:color w:val="auto"/>
        </w:rPr>
        <w:commentReference w:id="13"/>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74C60C42" w14:textId="0E8F004E" w:rsidR="00F8327D" w:rsidRPr="00B62391" w:rsidRDefault="00F8327D" w:rsidP="00A71124"/>
    <w:p w14:paraId="435A74A7" w14:textId="58C2F757" w:rsidR="00CF6C52" w:rsidRPr="00B62391" w:rsidRDefault="00CF6C52" w:rsidP="00A71124">
      <w:r w:rsidRPr="00B62391">
        <w:t>For each individual</w:t>
      </w:r>
      <w:r w:rsidR="00961C1E" w:rsidRPr="00B62391">
        <w:t>:</w:t>
      </w:r>
    </w:p>
    <w:p w14:paraId="73D2FC7F" w14:textId="3E0D6EBE" w:rsidR="00961C1E" w:rsidRPr="00B62391" w:rsidRDefault="00CF6C52" w:rsidP="00A71124">
      <w:pPr>
        <w:pStyle w:val="ListParagraph"/>
        <w:numPr>
          <w:ilvl w:val="0"/>
          <w:numId w:val="2"/>
        </w:numPr>
      </w:pPr>
      <w:r w:rsidRPr="00B62391">
        <w:t xml:space="preserve">The reads from the </w:t>
      </w:r>
      <w:proofErr w:type="spellStart"/>
      <w:r w:rsidRPr="00B62391">
        <w:t>fastq</w:t>
      </w:r>
      <w:proofErr w:type="spellEnd"/>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47A46">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[6]","plainTextFormattedCitation":"[6]","previouslyFormattedCitation":"[6]"},"properties":{"noteIndex":0},"schema":"https://github.com/citation-style-language/schema/raw/master/csl-citation.json"}</w:instrText>
      </w:r>
      <w:r w:rsidR="00E81396" w:rsidRPr="00B62391">
        <w:fldChar w:fldCharType="separate"/>
      </w:r>
      <w:r w:rsidR="00417239" w:rsidRPr="00B62391">
        <w:rPr>
          <w:noProof/>
        </w:rPr>
        <w:t>[6]</w:t>
      </w:r>
      <w:r w:rsidR="00E81396" w:rsidRPr="00B62391">
        <w:fldChar w:fldCharType="end"/>
      </w:r>
      <w:r w:rsidR="004254D7" w:rsidRPr="00B62391">
        <w:t xml:space="preserve"> v0.7.5a</w:t>
      </w:r>
    </w:p>
    <w:p w14:paraId="26F4AEA0" w14:textId="3523E3A2" w:rsidR="00961C1E" w:rsidRPr="00B62391" w:rsidRDefault="00CF6C52" w:rsidP="00A71124">
      <w:pPr>
        <w:pStyle w:val="ListParagraph"/>
        <w:numPr>
          <w:ilvl w:val="0"/>
          <w:numId w:val="2"/>
        </w:numPr>
      </w:pPr>
      <w:r w:rsidRPr="00B62391">
        <w:t xml:space="preserve">The alignment was filtered using </w:t>
      </w:r>
      <w:proofErr w:type="spellStart"/>
      <w:r w:rsidRPr="00B62391">
        <w:t>sambamba</w:t>
      </w:r>
      <w:proofErr w:type="spellEnd"/>
      <w:r w:rsidR="00B96C83" w:rsidRPr="00B62391">
        <w:t xml:space="preserve"> </w:t>
      </w:r>
      <w:r w:rsidR="001B653A" w:rsidRPr="00B62391">
        <w:fldChar w:fldCharType="begin" w:fldLock="1"/>
      </w:r>
      <w:r w:rsidR="00747A46">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[7]","plainTextFormattedCitation":"[7]","previouslyFormattedCitation":"[7]"},"properties":{"noteIndex":0},"schema":"https://github.com/citation-style-language/schema/raw/master/csl-citation.json"}</w:instrText>
      </w:r>
      <w:r w:rsidR="001B653A" w:rsidRPr="00B62391">
        <w:fldChar w:fldCharType="separate"/>
      </w:r>
      <w:r w:rsidR="00417239" w:rsidRPr="00B62391">
        <w:rPr>
          <w:noProof/>
        </w:rPr>
        <w:t>[7]</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47A46">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[5]","plainTextFormattedCitation":"[5]","previouslyFormattedCitation":"[5]"},"properties":{"noteIndex":0},"schema":"https://github.com/citation-style-language/schema/raw/master/csl-citation.json"}</w:instrText>
      </w:r>
      <w:r w:rsidR="0026275E" w:rsidRPr="00B62391">
        <w:fldChar w:fldCharType="separate"/>
      </w:r>
      <w:r w:rsidR="00417239" w:rsidRPr="00B62391">
        <w:rPr>
          <w:noProof/>
        </w:rPr>
        <w:t>[5]</w:t>
      </w:r>
      <w:r w:rsidR="0026275E" w:rsidRPr="00B62391">
        <w:fldChar w:fldCharType="end"/>
      </w:r>
    </w:p>
    <w:p w14:paraId="1409C2F1" w14:textId="2636881A"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47A46">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[8]","plainTextFormattedCitation":"[8]","previouslyFormattedCitation":"[8]"},"properties":{"noteIndex":0},"schema":"https://github.com/citation-style-language/schema/raw/master/csl-citation.json"}</w:instrText>
      </w:r>
      <w:r w:rsidR="001B653A" w:rsidRPr="00B62391">
        <w:fldChar w:fldCharType="separate"/>
      </w:r>
      <w:r w:rsidR="00417239" w:rsidRPr="00B62391">
        <w:rPr>
          <w:noProof/>
        </w:rPr>
        <w:t>[8]</w:t>
      </w:r>
      <w:r w:rsidR="001B653A" w:rsidRPr="00B62391">
        <w:fldChar w:fldCharType="end"/>
      </w:r>
      <w:r w:rsidR="00B96C83" w:rsidRPr="00B62391">
        <w:t xml:space="preserve"> v1.3</w:t>
      </w:r>
    </w:p>
    <w:p w14:paraId="67E42686" w14:textId="20D66C2B"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 xml:space="preserve">as the un-normalized copy number. In order </w:t>
      </w:r>
      <w:r w:rsidR="00FE6E19" w:rsidRPr="00B62391">
        <w:t>normalize the coverage of each gene, we divide</w:t>
      </w:r>
      <w:r w:rsidR="00141F58" w:rsidRPr="00B62391">
        <w:t>d</w:t>
      </w:r>
      <w:r w:rsidR="00961C1E" w:rsidRPr="00B62391">
        <w:t xml:space="preserve"> it</w:t>
      </w:r>
      <w:r w:rsidR="00FE6E19" w:rsidRPr="00B62391">
        <w:t xml:space="preserve"> by the coverage of the controls. </w:t>
      </w:r>
      <w:r w:rsidRPr="00B62391">
        <w:t>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known to be single copy</w:t>
      </w:r>
      <w:r w:rsidR="00141F58" w:rsidRPr="00B62391">
        <w:t xml:space="preserve"> in humans</w:t>
      </w:r>
      <w:r w:rsidR="00961C1E" w:rsidRPr="00B62391">
        <w:t>.</w:t>
      </w:r>
    </w:p>
    <w:p w14:paraId="68AB4CDC" w14:textId="49C994FD"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Pr="00B62391">
        <w:t>We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47A46">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[5]","plainTextFormattedCitation":"[5]","previouslyFormattedCitation":"[5]"},"properties":{"noteIndex":0},"schema":"https://github.com/citation-style-language/schema/raw/master/csl-citation.json"}</w:instrText>
      </w:r>
      <w:r w:rsidR="0026275E" w:rsidRPr="00B62391">
        <w:fldChar w:fldCharType="separate"/>
      </w:r>
      <w:r w:rsidR="00417239" w:rsidRPr="00B62391">
        <w:rPr>
          <w:noProof/>
        </w:rPr>
        <w:t>[5]</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w different the 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w:t>
      </w:r>
      <w:r w:rsidR="00FD6DD3" w:rsidRPr="00B62391">
        <w:lastRenderedPageBreak/>
        <w:t>because it is interesting to see if the human artificial sex-chromosomes are good enough</w:t>
      </w:r>
      <w:r w:rsidR="00141F58" w:rsidRPr="00B62391">
        <w:t xml:space="preserve"> for applying this method in closely related species</w:t>
      </w:r>
      <w:r w:rsidR="00516B81">
        <w:t>?</w:t>
      </w:r>
    </w:p>
    <w:p w14:paraId="0444E03E" w14:textId="4CF2905F" w:rsidR="000F2FBD" w:rsidRPr="00B62391" w:rsidRDefault="00A6305A" w:rsidP="00A71124">
      <w:pPr>
        <w:pStyle w:val="Heading1"/>
      </w:pPr>
      <w:bookmarkStart w:id="14" w:name="_Toc516349373"/>
      <w:r w:rsidRPr="00B62391">
        <w:t>Result</w:t>
      </w:r>
      <w:r w:rsidR="00693A8C" w:rsidRPr="00B62391">
        <w:t>s</w:t>
      </w:r>
      <w:bookmarkEnd w:id="14"/>
    </w:p>
    <w:p w14:paraId="15FDF886" w14:textId="5BB076FE" w:rsidR="000F2FBD" w:rsidRPr="00B62391" w:rsidRDefault="000F2FBD" w:rsidP="00A71124">
      <w:pPr>
        <w:pStyle w:val="Heading2"/>
      </w:pPr>
      <w:bookmarkStart w:id="15"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5"/>
    </w:p>
    <w:p w14:paraId="42557C78" w14:textId="2905E65A"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6"/>
      <w:r w:rsidRPr="00B62391">
        <w:t>AC</w:t>
      </w:r>
      <w:commentRangeEnd w:id="16"/>
      <w:r w:rsidRPr="00B62391">
        <w:rPr>
          <w:rStyle w:val="CommentReference"/>
        </w:rPr>
        <w:commentReference w:id="16"/>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747A46" w:rsidRPr="00B62391">
        <w:t xml:space="preserve">Table </w:t>
      </w:r>
      <w:r w:rsidR="00747A46">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 amount of copies for each gene, though dosage co</w:t>
      </w:r>
      <w:r w:rsidR="007129DA" w:rsidRPr="00B62391">
        <w:t>mpensation might counteract doubling</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747A46" w:rsidRPr="00B62391">
        <w:t xml:space="preserve">Figure </w:t>
      </w:r>
      <w:r w:rsidR="00747A46">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747A46" w:rsidRPr="00321405">
        <w:t xml:space="preserve">Figure </w:t>
      </w:r>
      <w:r w:rsidR="00747A46">
        <w:rPr>
          <w:noProof/>
        </w:rPr>
        <w:t>3</w:t>
      </w:r>
      <w:r w:rsidR="00D5108D" w:rsidRPr="00B62391">
        <w:fldChar w:fldCharType="end"/>
      </w:r>
      <w:r w:rsidR="00402210">
        <w:t>). As females don’t have a Y chromosome, it is interesting that the coverage of AMELY and PRY is not exactly zero. This is likely because homologs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0276950A" w:rsidR="005367BF" w:rsidRPr="00B62391" w:rsidRDefault="000D1D69" w:rsidP="00A71124">
      <w:pPr>
        <w:pStyle w:val="Caption"/>
      </w:pPr>
      <w:bookmarkStart w:id="17"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2</w:t>
      </w:r>
      <w:r w:rsidR="00BF418D" w:rsidRPr="00B62391">
        <w:fldChar w:fldCharType="end"/>
      </w:r>
      <w:bookmarkEnd w:id="17"/>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261893CE"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 </w:t>
      </w:r>
      <w:r>
        <w:t xml:space="preserve">at least </w:t>
      </w:r>
      <w:proofErr w:type="gramStart"/>
      <w:r>
        <w:t>4</w:t>
      </w:r>
      <w:r w:rsidRPr="0008412D">
        <w:t xml:space="preserve"> fold</w:t>
      </w:r>
      <w:proofErr w:type="gramEnd"/>
      <w:r w:rsidRPr="0008412D">
        <w:t xml:space="preserve"> higher than</w:t>
      </w:r>
      <w:r>
        <w:t xml:space="preserve"> that of</w:t>
      </w:r>
      <w:r w:rsidRPr="0008412D">
        <w:t xml:space="preserve"> the species-specific AC</w:t>
      </w:r>
      <w:r>
        <w:t xml:space="preserve"> (</w:t>
      </w:r>
      <w:r>
        <w:fldChar w:fldCharType="begin"/>
      </w:r>
      <w:r>
        <w:instrText xml:space="preserve"> REF _Ref515133874 \h </w:instrText>
      </w:r>
      <w:r>
        <w:fldChar w:fldCharType="separate"/>
      </w:r>
      <w:r w:rsidR="00747A46" w:rsidRPr="00B62391">
        <w:t xml:space="preserve">Figure </w:t>
      </w:r>
      <w:r w:rsidR="00747A46">
        <w:rPr>
          <w:noProof/>
        </w:rPr>
        <w:t>2</w:t>
      </w:r>
      <w:r>
        <w:fldChar w:fldCharType="end"/>
      </w:r>
      <w:r>
        <w:t>).</w:t>
      </w:r>
    </w:p>
    <w:p w14:paraId="56C2C91B" w14:textId="2C4EF20F"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F52FA7">
        <w:t xml:space="preserve"> (??</w:t>
      </w:r>
      <w:proofErr w:type="spellStart"/>
      <w:r w:rsidR="00F52FA7">
        <w:t>har</w:t>
      </w:r>
      <w:proofErr w:type="spellEnd"/>
      <w:r w:rsidR="00F52FA7">
        <w:t xml:space="preserve"> </w:t>
      </w:r>
      <w:proofErr w:type="spellStart"/>
      <w:r w:rsidR="00F52FA7">
        <w:t>jeg</w:t>
      </w:r>
      <w:proofErr w:type="spellEnd"/>
      <w:r w:rsidR="00F52FA7">
        <w:t xml:space="preserve"> </w:t>
      </w:r>
      <w:proofErr w:type="spellStart"/>
      <w:r w:rsidR="00F52FA7">
        <w:t>allerede</w:t>
      </w:r>
      <w:proofErr w:type="spellEnd"/>
      <w:r w:rsidR="00F52FA7">
        <w:t xml:space="preserve"> </w:t>
      </w:r>
      <w:proofErr w:type="spellStart"/>
      <w:r w:rsidR="00F52FA7">
        <w:t>skrevet</w:t>
      </w:r>
      <w:proofErr w:type="spellEnd"/>
      <w:r w:rsidR="00F52FA7">
        <w:t xml:space="preserve"> om </w:t>
      </w:r>
      <w:proofErr w:type="spellStart"/>
      <w:r w:rsidR="00F52FA7">
        <w:t>en</w:t>
      </w:r>
      <w:proofErr w:type="spellEnd"/>
      <w:r w:rsidR="00F52FA7">
        <w:t xml:space="preserve"> </w:t>
      </w:r>
      <w:proofErr w:type="spellStart"/>
      <w:r w:rsidR="00F52FA7">
        <w:t>mulig</w:t>
      </w:r>
      <w:proofErr w:type="spellEnd"/>
      <w:r w:rsidR="00F52FA7">
        <w:t xml:space="preserve"> AMELY homolog (AMELX))</w:t>
      </w:r>
    </w:p>
    <w:p w14:paraId="38A07F9C" w14:textId="3DCB6EB1" w:rsidR="000D1D69" w:rsidRPr="00B62391" w:rsidRDefault="003C17E0" w:rsidP="00A71124">
      <w:pPr>
        <w:pStyle w:val="Caption"/>
      </w:pPr>
      <w:bookmarkStart w:id="18" w:name="_Ref515055271"/>
      <w:bookmarkStart w:id="19" w:name="_Ref515103279"/>
      <w:bookmarkStart w:id="20"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18"/>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5FAC08F8" w:rsidR="00747A46" w:rsidRPr="00321405" w:rsidRDefault="00747A46" w:rsidP="00A71124">
                            <w:pPr>
                              <w:pStyle w:val="Caption"/>
                            </w:pPr>
                            <w:bookmarkStart w:id="21" w:name="_Ref515103621"/>
                            <w:r w:rsidRPr="00321405">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1"/>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5FAC08F8" w:rsidR="00747A46" w:rsidRPr="00321405" w:rsidRDefault="00747A46" w:rsidP="00A71124">
                      <w:pPr>
                        <w:pStyle w:val="Caption"/>
                      </w:pPr>
                      <w:bookmarkStart w:id="22" w:name="_Ref515103621"/>
                      <w:r w:rsidRPr="00321405">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2"/>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747A46">
        <w:rPr>
          <w:noProof/>
        </w:rPr>
        <w:t>2</w:t>
      </w:r>
      <w:r w:rsidR="00BF418D" w:rsidRPr="00B62391">
        <w:fldChar w:fldCharType="end"/>
      </w:r>
      <w:bookmarkEnd w:id="19"/>
      <w:r w:rsidR="000D1D69" w:rsidRPr="00B62391">
        <w:t xml:space="preserve">: The mean individual-pair relative difference is calculated by taking one individual at a time, taking the difference of species-specific and human </w:t>
      </w:r>
      <w:r w:rsidR="00BC5673" w:rsidRPr="00B62391">
        <w:t>AC</w:t>
      </w:r>
      <w:r w:rsidR="000D1D69" w:rsidRPr="00B62391">
        <w:t xml:space="preserve"> coverage. Then taking the mean of a group (combination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0"/>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753CDE93"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747A46" w:rsidRPr="00B62391">
        <w:t xml:space="preserve">Table </w:t>
      </w:r>
      <w:r w:rsidR="00747A46">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747A46" w:rsidRPr="00321405">
        <w:t xml:space="preserve">Figure </w:t>
      </w:r>
      <w:r w:rsidR="00747A46">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64BC730A" w:rsidR="00866CAD" w:rsidRPr="00B62391" w:rsidRDefault="00940CA6" w:rsidP="00A71124">
      <w:r>
        <w:t xml:space="preserve">Because the species-specific AC generally has a higher coverage, the rest of the pipeline has been executed and analyzed on </w:t>
      </w:r>
      <w:r w:rsidR="00B94324" w:rsidRPr="00B62391">
        <w:t xml:space="preserve">species-specific </w:t>
      </w:r>
      <w:commentRangeStart w:id="23"/>
      <w:r w:rsidR="00BC5673" w:rsidRPr="00B62391">
        <w:t>AC</w:t>
      </w:r>
      <w:r w:rsidR="0013132F" w:rsidRPr="00B62391">
        <w:t>s</w:t>
      </w:r>
      <w:commentRangeEnd w:id="23"/>
      <w:r w:rsidR="00901C8E" w:rsidRPr="00B62391">
        <w:rPr>
          <w:rStyle w:val="CommentReference"/>
        </w:rPr>
        <w:commentReference w:id="23"/>
      </w:r>
      <w:r w:rsidR="00772AFF" w:rsidRPr="00B62391">
        <w:t>.</w:t>
      </w:r>
    </w:p>
    <w:p w14:paraId="69B6AB1F" w14:textId="13C5AFED" w:rsidR="0084779F" w:rsidRPr="0084779F" w:rsidRDefault="004E7149" w:rsidP="00940CA6">
      <w:pPr>
        <w:pStyle w:val="Heading2"/>
      </w:pPr>
      <w:bookmarkStart w:id="24" w:name="_Toc516349375"/>
      <w:r w:rsidRPr="00B62391">
        <w:t>X chromosome</w:t>
      </w:r>
      <w:bookmarkEnd w:id="24"/>
    </w:p>
    <w:p w14:paraId="7FA5DB6C" w14:textId="41208EAA"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747A46" w:rsidRPr="00B62391">
        <w:t xml:space="preserve">Figure </w:t>
      </w:r>
      <w:r w:rsidR="00747A46">
        <w:rPr>
          <w:noProof/>
        </w:rPr>
        <w:t>4</w:t>
      </w:r>
      <w:r w:rsidR="009B7887" w:rsidRPr="00B62391">
        <w:fldChar w:fldCharType="end"/>
      </w:r>
      <w:r w:rsidR="00230680" w:rsidRPr="00B62391">
        <w:t>)</w:t>
      </w:r>
      <w:r w:rsidRPr="00B62391">
        <w:t xml:space="preserve">, most genes showed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completely absent, except in one individual</w:t>
      </w:r>
      <w:r w:rsidR="00866CAD" w:rsidRPr="00B62391">
        <w:t>.</w:t>
      </w:r>
      <w:r w:rsidR="00230680" w:rsidRPr="00B62391">
        <w:t xml:space="preserve"> </w:t>
      </w:r>
      <w:r w:rsidR="006F6037" w:rsidRPr="00B62391">
        <w:t>CT47A4, in both species, and OPN1LW, in chimpanzee, seem to be single copy.</w:t>
      </w:r>
      <w:r w:rsidR="00B926FA" w:rsidRPr="00B62391">
        <w:t xml:space="preserve"> </w:t>
      </w:r>
      <w:r w:rsidR="006F6037" w:rsidRPr="00B62391">
        <w:t xml:space="preserve">The other genes </w:t>
      </w:r>
      <w:proofErr w:type="gramStart"/>
      <w:r w:rsidR="006F6037" w:rsidRPr="00B62391">
        <w:t>seems</w:t>
      </w:r>
      <w:proofErr w:type="gramEnd"/>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B926FA" w:rsidRPr="00B62391">
        <w:t xml:space="preserve">as in human. </w:t>
      </w:r>
    </w:p>
    <w:p w14:paraId="5688730A" w14:textId="77777777" w:rsidR="00867972" w:rsidRPr="00B62391" w:rsidRDefault="00A7273E" w:rsidP="00A71124">
      <w:r w:rsidRPr="00B62391">
        <w:rPr>
          <w:noProof/>
          <w:lang w:eastAsia="fr-FR" w:bidi="ar-SA"/>
        </w:rPr>
        <w:lastRenderedPageBreak/>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56702CD6" w:rsidR="005D150D" w:rsidRPr="00B62391" w:rsidRDefault="00867972" w:rsidP="00A71124">
      <w:pPr>
        <w:pStyle w:val="Caption"/>
      </w:pPr>
      <w:bookmarkStart w:id="25"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4</w:t>
      </w:r>
      <w:r w:rsidR="00BF418D" w:rsidRPr="00B62391">
        <w:fldChar w:fldCharType="end"/>
      </w:r>
      <w:bookmarkEnd w:id="25"/>
      <w:r w:rsidRPr="00B62391">
        <w:t>: Copy number (normalized coverage) of X-linked genes. All individuals for each species. Note the differently scaled y-axes across species. Horizontal jitter applied.</w:t>
      </w:r>
      <w:r w:rsidR="00864AED">
        <w:t xml:space="preserve"> Horizontal line at copy number 1.</w:t>
      </w:r>
    </w:p>
    <w:p w14:paraId="73729B5E" w14:textId="77777777" w:rsidR="0036753E" w:rsidRPr="00B62391" w:rsidRDefault="0036753E" w:rsidP="00A71124">
      <w:pPr>
        <w:pStyle w:val="Heading2"/>
      </w:pPr>
    </w:p>
    <w:p w14:paraId="5A8871C6" w14:textId="3CD5DC56" w:rsidR="00FF4862" w:rsidRPr="00B62391" w:rsidRDefault="004E7149" w:rsidP="00A71124">
      <w:pPr>
        <w:pStyle w:val="Heading2"/>
      </w:pPr>
      <w:bookmarkStart w:id="26" w:name="_Toc516349376"/>
      <w:r w:rsidRPr="00B62391">
        <w:t>Y chromosome</w:t>
      </w:r>
      <w:bookmarkEnd w:id="26"/>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 xml:space="preserve">using a different control region: </w:t>
      </w:r>
      <w:proofErr w:type="gramStart"/>
      <w:r w:rsidR="004F17FC" w:rsidRPr="00B62391">
        <w:t>the</w:t>
      </w:r>
      <w:proofErr w:type="gramEnd"/>
      <w:r w:rsidR="004F17FC" w:rsidRPr="00B62391">
        <w:t xml:space="preserv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lastRenderedPageBreak/>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17BA9610"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5</w:t>
      </w:r>
      <w:r w:rsidR="00BF418D" w:rsidRPr="00B62391">
        <w:fldChar w:fldCharType="end"/>
      </w:r>
      <w:r w:rsidRPr="00B62391">
        <w:t>: Copy number (normalized coverage) of Y-linked genes. All individuals for each species. Note the differently scaled y-axes across species</w:t>
      </w:r>
      <w:r w:rsidR="00864AED">
        <w:t>. In human, TSPY has its own y-axis due to extreme copy numbers</w:t>
      </w:r>
      <w:r w:rsidR="00BF5A58">
        <w:t xml:space="preserve"> values</w:t>
      </w:r>
      <w:r w:rsidRPr="00B62391">
        <w:t>. Horizontal jitter applied.</w:t>
      </w:r>
      <w:r w:rsidR="00230FA5" w:rsidRPr="00B62391">
        <w:t xml:space="preserve"> </w:t>
      </w:r>
      <w:r w:rsidR="00864AED">
        <w:t>Horizontal line at copy number 1.</w:t>
      </w:r>
      <w:r w:rsidR="007E327D" w:rsidRPr="00B62391">
        <w:t xml:space="preserve"> </w:t>
      </w:r>
    </w:p>
    <w:p w14:paraId="3C7D9062" w14:textId="739BC504" w:rsidR="00675E32" w:rsidRPr="00B62391" w:rsidRDefault="001A2C0A" w:rsidP="00A71124">
      <w:r w:rsidRPr="00B62391">
        <w:t>BPY2 has a copy number close to 2</w:t>
      </w:r>
      <w:r w:rsidR="00C751AF" w:rsidRPr="00B62391">
        <w:t xml:space="preserve"> and</w:t>
      </w:r>
      <w:r w:rsidRPr="00B62391">
        <w:t xml:space="preserve"> </w:t>
      </w:r>
      <w:r w:rsidR="00C751AF" w:rsidRPr="00B62391">
        <w:t>i</w:t>
      </w:r>
      <w:r w:rsidR="004F17FC" w:rsidRPr="00B62391">
        <w:t>n humans,</w:t>
      </w:r>
      <w:r w:rsidRPr="00B62391">
        <w:t xml:space="preserve"> BPY2 resides in </w:t>
      </w:r>
      <w:r w:rsidR="00C751AF" w:rsidRPr="00B62391">
        <w:t>two</w:t>
      </w:r>
      <w:r w:rsidRPr="00B62391">
        <w:t xml:space="preserve"> palindrome</w:t>
      </w:r>
      <w:r w:rsidR="00C751AF" w:rsidRPr="00B62391">
        <w:t>s</w:t>
      </w:r>
      <w:r w:rsidRPr="00B62391">
        <w:t xml:space="preserve">, </w:t>
      </w:r>
      <w:r w:rsidR="00C751AF" w:rsidRPr="00B62391">
        <w:t xml:space="preserve">and the reference genome has 3 copies. </w:t>
      </w:r>
      <w:r w:rsidR="003E25C7" w:rsidRPr="00B62391">
        <w:t xml:space="preserve">In human, </w:t>
      </w:r>
      <w:r w:rsidR="00B926FA" w:rsidRPr="00B62391">
        <w:t xml:space="preserve">the copy number for </w:t>
      </w:r>
      <w:r w:rsidR="003E25C7" w:rsidRPr="00B62391">
        <w:t>BPY2</w:t>
      </w:r>
      <w:r w:rsidR="00B926FA" w:rsidRPr="00B62391">
        <w:t xml:space="preserve"> is </w:t>
      </w:r>
      <w:r w:rsidR="00C751AF" w:rsidRPr="00B62391">
        <w:t xml:space="preserve">below 1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7"/>
      </w:r>
      <w:r w:rsidR="00932E6C">
        <w:t xml:space="preserve">. </w:t>
      </w:r>
    </w:p>
    <w:p w14:paraId="2D0EECEF" w14:textId="306AFDEB" w:rsidR="0036753E" w:rsidRPr="00B62391" w:rsidRDefault="0036753E" w:rsidP="00A71124">
      <w:r w:rsidRPr="00B62391">
        <w:t xml:space="preserve">TSPY </w:t>
      </w:r>
      <w:r w:rsidR="00C751AF" w:rsidRPr="00B62391">
        <w:t xml:space="preserve">seems to be ampliconic in chimpanzee as well, with 8 and 14 copies for each </w:t>
      </w:r>
      <w:proofErr w:type="gramStart"/>
      <w:r w:rsidR="00C751AF" w:rsidRPr="00B62391">
        <w:t>males</w:t>
      </w:r>
      <w:proofErr w:type="gramEnd"/>
      <w:r w:rsidR="00C751AF" w:rsidRPr="00B62391">
        <w:t>, but in humans the main distribution is between 20 and 35 copies.</w:t>
      </w:r>
      <w:r w:rsidRPr="00B62391">
        <w:t xml:space="preserve"> </w:t>
      </w:r>
      <w:r w:rsidR="00932E6C">
        <w:t>The rest of the genes show signs of being ampliconic in chimpanzee. CDY and PRY are close to human copy numbers. RBMY1A1 is a bit above in chimpanzee.</w:t>
      </w:r>
    </w:p>
    <w:p w14:paraId="2758E145" w14:textId="591362F5"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747A46">
        <w:rPr>
          <w:noProof/>
        </w:rPr>
        <w:t>3</w:t>
      </w:r>
      <w:r w:rsidR="008631F1" w:rsidRPr="00B62391">
        <w:fldChar w:fldCharType="end"/>
      </w:r>
      <w:r w:rsidR="008631F1" w:rsidRPr="00B62391">
        <w:t>: Overview of the results from executing the method with the species-specific AC</w:t>
      </w:r>
      <w:r w:rsidR="00AB539F">
        <w:t>. The human median copy number</w:t>
      </w:r>
      <w:r w:rsidR="00747A46">
        <w:t xml:space="preserve"> from Lucotte et al. 2018</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r w:rsidRPr="00AB539F">
              <w:rPr>
                <w:rFonts w:eastAsia="Times New Roman" w:cs="Arial"/>
                <w:sz w:val="18"/>
                <w:szCs w:val="18"/>
                <w:lang w:val="da-DK" w:bidi="ar-SA"/>
              </w:rPr>
              <w:t>Chrom</w:t>
            </w:r>
            <w:proofErr w:type="spellEnd"/>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proofErr w:type="gramStart"/>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roofErr w:type="spellEnd"/>
            <w:proofErr w:type="gramEnd"/>
          </w:p>
        </w:tc>
        <w:tc>
          <w:tcPr>
            <w:tcW w:w="1047" w:type="dxa"/>
            <w:tcBorders>
              <w:bottom w:val="single" w:sz="4" w:space="0" w:color="000000" w:themeColor="text1"/>
            </w:tcBorders>
            <w:vAlign w:val="center"/>
            <w:hideMark/>
          </w:tcPr>
          <w:p w14:paraId="63524844" w14:textId="736D1DC5"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350D89">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[5]","plainTextFormattedCitation":"[5]","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47A46" w:rsidRPr="00747A46">
              <w:rPr>
                <w:rFonts w:eastAsia="Times New Roman" w:cs="Arial"/>
                <w:b w:val="0"/>
                <w:noProof/>
                <w:color w:val="767171" w:themeColor="background2" w:themeShade="80"/>
                <w:sz w:val="18"/>
                <w:szCs w:val="18"/>
                <w:lang w:val="da-DK" w:bidi="ar-SA"/>
              </w:rPr>
              <w:t>[5]</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proofErr w:type="spellStart"/>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roofErr w:type="spellEnd"/>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28" w:name="_Toc516349377"/>
      <w:r w:rsidRPr="00B62391">
        <w:t>Discussion</w:t>
      </w:r>
      <w:bookmarkEnd w:id="28"/>
    </w:p>
    <w:p w14:paraId="43A5DAEB" w14:textId="2720E91C" w:rsidR="002540BD" w:rsidRPr="00B62391" w:rsidRDefault="002540BD" w:rsidP="00A71124">
      <w:pPr>
        <w:pStyle w:val="Heading2"/>
      </w:pPr>
      <w:bookmarkStart w:id="29" w:name="_Toc516349378"/>
      <w:r w:rsidRPr="00B62391">
        <w:t>Conclusion</w:t>
      </w:r>
      <w:bookmarkEnd w:id="29"/>
    </w:p>
    <w:p w14:paraId="47B666A5" w14:textId="60B78421"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9A2C88" w:rsidRPr="00B62391">
        <w:t>. (</w:t>
      </w:r>
      <w:r w:rsidR="001C3B03" w:rsidRPr="00B62391">
        <w:t>??</w:t>
      </w:r>
      <w:r w:rsidR="009A2C88" w:rsidRPr="00B62391">
        <w:t>take from the introduction)</w:t>
      </w:r>
      <w:r w:rsidR="00162F80">
        <w:t>??I don’t know what to mention??</w:t>
      </w:r>
    </w:p>
    <w:p w14:paraId="0EE8F269" w14:textId="08FC09F0"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might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162F8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[9]","plainTextFormattedCitation":"[9]"},"properties":{"noteIndex":0},"schema":"https://github.com/citation-style-language/schema/raw/master/csl-citation.json"}</w:instrText>
      </w:r>
      <w:r w:rsidR="00162F80">
        <w:fldChar w:fldCharType="separate"/>
      </w:r>
      <w:r w:rsidR="00162F80" w:rsidRPr="00162F80">
        <w:rPr>
          <w:noProof/>
        </w:rPr>
        <w:t>[9]</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436043D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have a lower copy number than that of humans</w:t>
      </w:r>
      <w:r w:rsidR="00162F80">
        <w:t>.</w:t>
      </w:r>
    </w:p>
    <w:p w14:paraId="15AC8428" w14:textId="68C573AE" w:rsidR="001161D8" w:rsidRPr="00501FEA" w:rsidRDefault="001161D8" w:rsidP="00A71124">
      <w:r w:rsidRPr="00501FEA">
        <w:t xml:space="preserve">GAGE4 seems to be </w:t>
      </w:r>
      <w:r w:rsidR="00502890">
        <w:t xml:space="preserve">non ampliconic </w:t>
      </w:r>
      <w:r w:rsidRPr="00501FEA">
        <w:t>in chimpanzee and gorilla. This suggests that the ampliconic behavior of GAGE4 in human emerged</w:t>
      </w:r>
      <w:r w:rsidR="00162F80">
        <w:t xml:space="preserve"> in the human lineage</w:t>
      </w:r>
      <w:r w:rsidRPr="00501FEA">
        <w:t xml:space="preserve"> after the split of the human-chimpanzee</w:t>
      </w:r>
      <w:r w:rsidR="00502890">
        <w:t xml:space="preserve"> last common </w:t>
      </w:r>
      <w:commentRangeStart w:id="30"/>
      <w:r w:rsidRPr="00501FEA">
        <w:t>ancestor</w:t>
      </w:r>
      <w:commentRangeEnd w:id="30"/>
      <w:r w:rsidR="00501FEA">
        <w:rPr>
          <w:rStyle w:val="CommentReference"/>
        </w:rPr>
        <w:commentReference w:id="30"/>
      </w:r>
      <w:r w:rsidR="00350D89">
        <w:t xml:space="preserve"> </w:t>
      </w:r>
      <w:r w:rsidR="00502890">
        <w:t xml:space="preserve">less than </w:t>
      </w:r>
      <w:r w:rsidR="00350D89">
        <w:t>around 6.7</w:t>
      </w:r>
      <w:r w:rsidR="00576E6C">
        <w:t xml:space="preserve"> Mya </w:t>
      </w:r>
      <w:r w:rsidR="00576E6C">
        <w:fldChar w:fldCharType="begin" w:fldLock="1"/>
      </w:r>
      <w:r w:rsidR="00162F8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162F80">
        <w:rPr>
          <w:rFonts w:ascii="Cambria Math" w:hAnsi="Cambria Math" w:cs="Cambria Math"/>
        </w:rPr>
        <w:instrText>∼</w:instrText>
      </w:r>
      <w:r w:rsidR="00162F8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[10]","plainTextFormattedCitation":"[10]","previouslyFormattedCitation":"[9]"},"properties":{"noteIndex":0},"schema":"https://github.com/citation-style-language/schema/raw/master/csl-citation.json"}</w:instrText>
      </w:r>
      <w:r w:rsidR="00576E6C">
        <w:fldChar w:fldCharType="separate"/>
      </w:r>
      <w:r w:rsidR="00162F80" w:rsidRPr="00162F80">
        <w:rPr>
          <w:noProof/>
        </w:rPr>
        <w:t>[10]</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77777777"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those genes were amplified recently, in the human lineage, after the split with the chimpanzee lineage.</w:t>
      </w:r>
    </w:p>
    <w:p w14:paraId="3EF8D23C" w14:textId="7AC1A344" w:rsidR="001161D8" w:rsidRPr="00B62391" w:rsidRDefault="00904036" w:rsidP="00A71124">
      <w:pPr>
        <w:rPr>
          <w:ins w:id="31" w:author="Elise Lucotte" w:date="2018-05-31T16:48:00Z"/>
        </w:rPr>
      </w:pPr>
      <w:r>
        <w:t xml:space="preserve">The difference in ampliconic </w:t>
      </w:r>
      <w:proofErr w:type="spellStart"/>
      <w:r>
        <w:t>behaviour</w:t>
      </w:r>
      <w:proofErr w:type="spellEnd"/>
      <w:r>
        <w:t xml:space="preserve"> across genes among hominids might be influenced by sperm competition.</w:t>
      </w:r>
    </w:p>
    <w:p w14:paraId="1A3F079D" w14:textId="0D874BAA" w:rsidR="00867972" w:rsidRPr="00B62391" w:rsidDel="00EA0609" w:rsidRDefault="009948F2" w:rsidP="00A71124">
      <w:pPr>
        <w:pStyle w:val="Heading2"/>
        <w:rPr>
          <w:del w:id="32" w:author="Elise Lucotte" w:date="2018-05-31T16:59:00Z"/>
        </w:rPr>
      </w:pPr>
      <w:del w:id="33"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4" w:author="Elise Lucotte" w:date="2018-05-31T16:54:00Z">
        <w:r w:rsidR="00CA4A5C" w:rsidRPr="00B62391" w:rsidDel="001161D8">
          <w:delText xml:space="preserve"> have copy numbers close to the </w:delText>
        </w:r>
        <w:r w:rsidR="002540BD" w:rsidRPr="00B62391" w:rsidDel="001161D8">
          <w:delText>human median</w:delText>
        </w:r>
      </w:del>
      <w:del w:id="35"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6" w:name="_Toc516349379"/>
      <w:r w:rsidRPr="00B62391">
        <w:t>Criticism of the particular execution</w:t>
      </w:r>
      <w:bookmarkEnd w:id="36"/>
    </w:p>
    <w:p w14:paraId="13132B8B" w14:textId="63B1BF21" w:rsidR="00EA0609"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p>
    <w:p w14:paraId="773CA730" w14:textId="1A06ABE2" w:rsidR="00230680" w:rsidRPr="00B62391" w:rsidRDefault="00EA0609" w:rsidP="00A71124">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47A46">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[5]","plainTextFormattedCitation":"[5]","previouslyFormattedCitation":"[5]"},"properties":{"noteIndex":0},"schema":"https://github.com/citation-style-language/schema/raw/master/csl-citation.json"}</w:instrText>
      </w:r>
      <w:r w:rsidR="0026275E" w:rsidRPr="00B62391">
        <w:fldChar w:fldCharType="separate"/>
      </w:r>
      <w:r w:rsidR="00417239" w:rsidRPr="00B62391">
        <w:rPr>
          <w:noProof/>
        </w:rPr>
        <w:t>[5]</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12417185" w:rsidR="002540BD" w:rsidRPr="00B62391" w:rsidRDefault="002540BD" w:rsidP="00A71124">
      <w:r w:rsidRPr="00B62391">
        <w:t xml:space="preserve">In the results it was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47A46">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[5]","plainTextFormattedCitation":"[5]","previouslyFormattedCitation":"[5]"},"properties":{"noteIndex":0},"schema":"https://github.com/citation-style-language/schema/raw/master/csl-citation.json"}</w:instrText>
      </w:r>
      <w:r w:rsidRPr="00B62391">
        <w:fldChar w:fldCharType="separate"/>
      </w:r>
      <w:r w:rsidR="00417239" w:rsidRPr="00B62391">
        <w:rPr>
          <w:noProof/>
        </w:rPr>
        <w:t>[5]</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be therefore to include </w:t>
      </w:r>
      <w:r w:rsidRPr="00B62391">
        <w:t>the respective species X chromosomes on the ACs assembled in this experiment</w:t>
      </w:r>
      <w:r w:rsidR="00E81396" w:rsidRPr="00B62391">
        <w:t>.</w:t>
      </w:r>
      <w:r w:rsidR="00EA0609" w:rsidRPr="00B62391">
        <w:t xml:space="preserve"> However, the coverage on Y chromosome genes for females is very low (2 and 4 reads)</w:t>
      </w:r>
      <w:r w:rsidR="006112F2" w:rsidRPr="00B62391">
        <w:t>, so the result should not be strongly affected</w:t>
      </w:r>
      <w:r w:rsidR="00EA0609" w:rsidRPr="00B62391">
        <w:t>.</w:t>
      </w:r>
    </w:p>
    <w:p w14:paraId="39E1552B" w14:textId="6915AC74"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 xml:space="preserve">of the X chromosome is </w:t>
      </w:r>
      <w:bookmarkStart w:id="37" w:name="_GoBack"/>
      <w:bookmarkEnd w:id="37"/>
      <w:r w:rsidRPr="00B62391">
        <w:t>not included on the artificial Y chrom</w:t>
      </w:r>
      <w:r w:rsidR="00827476" w:rsidRPr="00B62391">
        <w:t>o</w:t>
      </w:r>
      <w:r w:rsidRPr="00B62391">
        <w:t>some</w:t>
      </w:r>
      <w:r w:rsidR="006508E1" w:rsidRPr="00B62391">
        <w:t xml:space="preserve"> here</w:t>
      </w:r>
      <w:r w:rsidRPr="00B62391">
        <w:t>, reads containing AMELX sequences might have ended on the AMELY gene on the AC.</w:t>
      </w:r>
      <w:r w:rsidR="005E7779">
        <w:t>??</w:t>
      </w:r>
      <w:proofErr w:type="spellStart"/>
      <w:r w:rsidR="005E7779">
        <w:t>formulering</w:t>
      </w:r>
      <w:proofErr w:type="spellEnd"/>
    </w:p>
    <w:p w14:paraId="753C472D" w14:textId="12232380" w:rsidR="00895A4E" w:rsidRPr="00B62391" w:rsidRDefault="00537293" w:rsidP="00A71124">
      <w:pPr>
        <w:pStyle w:val="Heading2"/>
      </w:pPr>
      <w:bookmarkStart w:id="38" w:name="_Toc516349380"/>
      <w:r w:rsidRPr="00B62391">
        <w:lastRenderedPageBreak/>
        <w:t xml:space="preserve">Proposals for </w:t>
      </w:r>
      <w:r w:rsidR="00BC5673" w:rsidRPr="00B62391">
        <w:t>continued</w:t>
      </w:r>
      <w:r w:rsidRPr="00B62391">
        <w:t xml:space="preserve"> studies</w:t>
      </w:r>
      <w:bookmarkEnd w:id="38"/>
    </w:p>
    <w:p w14:paraId="5321E6EB" w14:textId="0E98A95D"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 to perform </w:t>
      </w:r>
      <w:r w:rsidR="002540BD" w:rsidRPr="00B62391">
        <w:t>t-tests between</w:t>
      </w:r>
      <w:r w:rsidR="001558B9">
        <w:t xml:space="preserve"> species to measure accurately i</w:t>
      </w:r>
      <w:r w:rsidR="002540BD" w:rsidRPr="00B62391">
        <w:t xml:space="preserve">f some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2540BD" w:rsidRPr="00B62391">
        <w:t>.</w:t>
      </w:r>
    </w:p>
    <w:p w14:paraId="6F1EA4CC" w14:textId="37480493"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162F8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[11]","plainTextFormattedCitation":"[11]","previouslyFormattedCitation":"[11]"},"properties":{"noteIndex":0},"schema":"https://github.com/citation-style-language/schema/raw/master/csl-citation.json"}</w:instrText>
      </w:r>
      <w:r w:rsidR="009948F2" w:rsidRPr="00B62391">
        <w:fldChar w:fldCharType="separate"/>
      </w:r>
      <w:r w:rsidR="00576E6C" w:rsidRPr="00576E6C">
        <w:rPr>
          <w:noProof/>
        </w:rPr>
        <w:t>[11]</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39"/>
      <w:r w:rsidR="00DB1635" w:rsidRPr="00B62391">
        <w:t>palindromes</w:t>
      </w:r>
      <w:commentRangeEnd w:id="39"/>
      <w:r w:rsidR="009A2C88" w:rsidRPr="00B62391">
        <w:rPr>
          <w:rStyle w:val="CommentReference"/>
        </w:rPr>
        <w:commentReference w:id="39"/>
      </w:r>
      <w:r w:rsidR="00DB1635" w:rsidRPr="00B62391">
        <w:t>. The limit fo</w:t>
      </w:r>
      <w:r w:rsidR="0035574D" w:rsidRPr="00B62391">
        <w:t>r non-ampliconic behavio</w:t>
      </w:r>
      <w:r w:rsidR="00DB1635" w:rsidRPr="00B62391">
        <w:t xml:space="preserve">r might be set at a higher threshold; i.e. two times that of the X-linked genes. </w:t>
      </w:r>
      <w:commentRangeStart w:id="40"/>
      <w:r w:rsidR="00DB1635" w:rsidRPr="00B62391">
        <w:t>My</w:t>
      </w:r>
      <w:commentRangeEnd w:id="40"/>
      <w:r w:rsidR="00E8011B" w:rsidRPr="00B62391">
        <w:rPr>
          <w:rStyle w:val="CommentReference"/>
        </w:rPr>
        <w:commentReference w:id="40"/>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1"/>
      <w:r w:rsidR="00DB1635" w:rsidRPr="00B62391">
        <w:t>activity</w:t>
      </w:r>
      <w:commentRangeEnd w:id="41"/>
      <w:r w:rsidR="009A2C88" w:rsidRPr="00B62391">
        <w:rPr>
          <w:rStyle w:val="CommentReference"/>
        </w:rPr>
        <w:commentReference w:id="41"/>
      </w:r>
      <w:r w:rsidR="00DB1635" w:rsidRPr="00B62391">
        <w:t>. In future studies it might be interesting to look more into this matter.</w:t>
      </w:r>
    </w:p>
    <w:p w14:paraId="25C85320" w14:textId="610A2A94"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xml:space="preserve">, doesn’t validate that they are necessarily non-ampliconic in chimpanzee and gorilla. By adding more control genes in future studies, it can be </w:t>
      </w:r>
      <w:r w:rsidR="00867972" w:rsidRPr="00B62391">
        <w:t>validated with a larger margin, that they are indeed; non-ampliconic.</w:t>
      </w:r>
    </w:p>
    <w:p w14:paraId="34C2F0E9" w14:textId="77777777" w:rsidR="006443A0" w:rsidRDefault="006443A0" w:rsidP="006443A0">
      <w:r>
        <w:t xml:space="preserve">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chromosomes. A different more computationally friendly method would be to simply try and map the reads with lower mapping quality to the rest of the </w:t>
      </w:r>
      <w:proofErr w:type="gramStart"/>
      <w:r>
        <w:t>genome, and</w:t>
      </w:r>
      <w:proofErr w:type="gramEnd"/>
      <w:r>
        <w:t xml:space="preserve"> see what proportion of possible false positives would map elsewhere. As the genomic variation is differing between the hominid species, filtering parameters should be adjusted individually for each species.</w:t>
      </w:r>
    </w:p>
    <w:p w14:paraId="0D135393" w14:textId="77777777" w:rsidR="006443A0" w:rsidRPr="00B62391" w:rsidRDefault="006443A0" w:rsidP="00A71124"/>
    <w:p w14:paraId="5EDB2C4B" w14:textId="474D4D3D" w:rsidR="00D946DD" w:rsidRPr="00B62391" w:rsidRDefault="00596517" w:rsidP="00A71124">
      <w:pPr>
        <w:pStyle w:val="Heading1"/>
      </w:pPr>
      <w:bookmarkStart w:id="42" w:name="_Toc516349381"/>
      <w:r w:rsidRPr="00B62391">
        <w:t>Ref</w:t>
      </w:r>
      <w:r w:rsidR="00A6305A" w:rsidRPr="00B62391">
        <w:t>erence</w:t>
      </w:r>
      <w:bookmarkEnd w:id="42"/>
      <w:r w:rsidR="00F52FA7">
        <w:t>s</w:t>
      </w:r>
    </w:p>
    <w:p w14:paraId="2A0A97C0" w14:textId="57BD4320" w:rsidR="00162F80" w:rsidRPr="00162F80" w:rsidRDefault="001B653A" w:rsidP="00162F8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162F80" w:rsidRPr="00162F80">
        <w:rPr>
          <w:rFonts w:cs="Arial"/>
          <w:noProof/>
        </w:rPr>
        <w:t>[1]</w:t>
      </w:r>
      <w:r w:rsidR="00162F80" w:rsidRPr="00162F80">
        <w:rPr>
          <w:rFonts w:cs="Arial"/>
          <w:noProof/>
        </w:rPr>
        <w:tab/>
        <w:t xml:space="preserve">S. Ohno, </w:t>
      </w:r>
      <w:r w:rsidR="00162F80" w:rsidRPr="00162F80">
        <w:rPr>
          <w:rFonts w:cs="Arial"/>
          <w:i/>
          <w:iCs/>
          <w:noProof/>
        </w:rPr>
        <w:t>Sex Chromosomes and Sex-linked Genes</w:t>
      </w:r>
      <w:r w:rsidR="00162F80" w:rsidRPr="00162F80">
        <w:rPr>
          <w:rFonts w:cs="Arial"/>
          <w:noProof/>
        </w:rPr>
        <w:t>. Springer-Verlag, 1967.</w:t>
      </w:r>
    </w:p>
    <w:p w14:paraId="736C75A4"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[2]</w:t>
      </w:r>
      <w:r w:rsidRPr="00162F80">
        <w:rPr>
          <w:rFonts w:cs="Arial"/>
          <w:noProof/>
        </w:rPr>
        <w:tab/>
        <w:t xml:space="preserve">J. Y. Dutheil, K. Munch, K. Nam, T. Mailund, and M. H. Schierup, “Strong Selective Sweeps on the X Chromosome in the Human-Chimpanzee Ancestor Explain Its Low Divergence,” </w:t>
      </w:r>
      <w:r w:rsidRPr="00162F80">
        <w:rPr>
          <w:rFonts w:cs="Arial"/>
          <w:i/>
          <w:iCs/>
          <w:noProof/>
        </w:rPr>
        <w:t>PLOS Genet.</w:t>
      </w:r>
      <w:r w:rsidRPr="00162F80">
        <w:rPr>
          <w:rFonts w:cs="Arial"/>
          <w:noProof/>
        </w:rPr>
        <w:t>, vol. 11, no. 8, pp. 1–18, 2015.</w:t>
      </w:r>
    </w:p>
    <w:p w14:paraId="22EA0D11"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[3]</w:t>
      </w:r>
      <w:r w:rsidRPr="00162F80">
        <w:rPr>
          <w:rFonts w:cs="Arial"/>
          <w:noProof/>
        </w:rPr>
        <w:tab/>
        <w:t xml:space="preserve">K. Nam </w:t>
      </w:r>
      <w:r w:rsidRPr="00162F80">
        <w:rPr>
          <w:rFonts w:cs="Arial"/>
          <w:i/>
          <w:iCs/>
          <w:noProof/>
        </w:rPr>
        <w:t>et al.</w:t>
      </w:r>
      <w:r w:rsidRPr="00162F80">
        <w:rPr>
          <w:rFonts w:cs="Arial"/>
          <w:noProof/>
        </w:rPr>
        <w:t xml:space="preserve">, “Extreme selective sweeps independently targeted the X chromosomes of the great apes,” </w:t>
      </w:r>
      <w:r w:rsidRPr="00162F80">
        <w:rPr>
          <w:rFonts w:cs="Arial"/>
          <w:i/>
          <w:iCs/>
          <w:noProof/>
        </w:rPr>
        <w:t>Proc. Natl. Acad. Sci.</w:t>
      </w:r>
      <w:r w:rsidRPr="00162F80">
        <w:rPr>
          <w:rFonts w:cs="Arial"/>
          <w:noProof/>
        </w:rPr>
        <w:t>, vol. 112, no. 20, pp. 6413–6418, 2015.</w:t>
      </w:r>
    </w:p>
    <w:p w14:paraId="0803FBA7"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[4]</w:t>
      </w:r>
      <w:r w:rsidRPr="00162F80">
        <w:rPr>
          <w:rFonts w:cs="Arial"/>
          <w:noProof/>
        </w:rPr>
        <w:tab/>
        <w:t xml:space="preserve">A. P. Møller, “Ejaculate quality, testes size and sperm competition in primates,” </w:t>
      </w:r>
      <w:r w:rsidRPr="00162F80">
        <w:rPr>
          <w:rFonts w:cs="Arial"/>
          <w:i/>
          <w:iCs/>
          <w:noProof/>
        </w:rPr>
        <w:t>J. Hum. Evol.</w:t>
      </w:r>
      <w:r w:rsidRPr="00162F80">
        <w:rPr>
          <w:rFonts w:cs="Arial"/>
          <w:noProof/>
        </w:rPr>
        <w:t>, vol. 17, no. 5, pp. 479–488, 1988.</w:t>
      </w:r>
    </w:p>
    <w:p w14:paraId="1BD9EB2B"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[5]</w:t>
      </w:r>
      <w:r w:rsidRPr="00162F80">
        <w:rPr>
          <w:rFonts w:cs="Arial"/>
          <w:noProof/>
        </w:rPr>
        <w:tab/>
        <w:t xml:space="preserve">E. A. Lucotte, L. Skov, J. M. Jensen, M. Coll Macià, K. Munch, and M. H. Schierup, “Dynamic Copy Number Evolution of X- and Y-Linked Ampliconic Genes in Human Populations,” </w:t>
      </w:r>
      <w:r w:rsidRPr="00162F80">
        <w:rPr>
          <w:rFonts w:cs="Arial"/>
          <w:i/>
          <w:iCs/>
          <w:noProof/>
        </w:rPr>
        <w:t>Genetics</w:t>
      </w:r>
      <w:r w:rsidRPr="00162F80">
        <w:rPr>
          <w:rFonts w:cs="Arial"/>
          <w:noProof/>
        </w:rPr>
        <w:t>, 2018.</w:t>
      </w:r>
    </w:p>
    <w:p w14:paraId="121F9EA0"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[6]</w:t>
      </w:r>
      <w:r w:rsidRPr="00162F80">
        <w:rPr>
          <w:rFonts w:cs="Arial"/>
          <w:noProof/>
        </w:rPr>
        <w:tab/>
        <w:t xml:space="preserve">H. Li and R. Durbin, “Fast and accurate short read alignment with Burrows–Wheeler transform,” </w:t>
      </w:r>
      <w:r w:rsidRPr="00162F80">
        <w:rPr>
          <w:rFonts w:cs="Arial"/>
          <w:i/>
          <w:iCs/>
          <w:noProof/>
        </w:rPr>
        <w:t>Bioinformatics</w:t>
      </w:r>
      <w:r w:rsidRPr="00162F80">
        <w:rPr>
          <w:rFonts w:cs="Arial"/>
          <w:noProof/>
        </w:rPr>
        <w:t>, vol. 25, no. 14, pp. 1754–1760, 2009.</w:t>
      </w:r>
    </w:p>
    <w:p w14:paraId="621516F9"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lastRenderedPageBreak/>
        <w:t>[7]</w:t>
      </w:r>
      <w:r w:rsidRPr="00162F80">
        <w:rPr>
          <w:rFonts w:cs="Arial"/>
          <w:noProof/>
        </w:rPr>
        <w:tab/>
        <w:t xml:space="preserve">A. Tarasov, A. J. Vilella, E. Cuppen, I. J. Nijman, and P. Prins, “Sambamba: fast processing of NGS alignment formats,” </w:t>
      </w:r>
      <w:r w:rsidRPr="00162F80">
        <w:rPr>
          <w:rFonts w:cs="Arial"/>
          <w:i/>
          <w:iCs/>
          <w:noProof/>
        </w:rPr>
        <w:t>Bioinformatics</w:t>
      </w:r>
      <w:r w:rsidRPr="00162F80">
        <w:rPr>
          <w:rFonts w:cs="Arial"/>
          <w:noProof/>
        </w:rPr>
        <w:t>, vol. 31, no. 12, pp. 2032–2034, 2015.</w:t>
      </w:r>
    </w:p>
    <w:p w14:paraId="5E1F26CC"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[8]</w:t>
      </w:r>
      <w:r w:rsidRPr="00162F80">
        <w:rPr>
          <w:rFonts w:cs="Arial"/>
          <w:noProof/>
        </w:rPr>
        <w:tab/>
        <w:t xml:space="preserve">H. Li </w:t>
      </w:r>
      <w:r w:rsidRPr="00162F80">
        <w:rPr>
          <w:rFonts w:cs="Arial"/>
          <w:i/>
          <w:iCs/>
          <w:noProof/>
        </w:rPr>
        <w:t>et al.</w:t>
      </w:r>
      <w:r w:rsidRPr="00162F80">
        <w:rPr>
          <w:rFonts w:cs="Arial"/>
          <w:noProof/>
        </w:rPr>
        <w:t xml:space="preserve">, “The Sequence Alignment&amp;#47;Map Format and SAMtools,” </w:t>
      </w:r>
      <w:r w:rsidRPr="00162F80">
        <w:rPr>
          <w:rFonts w:cs="Arial"/>
          <w:i/>
          <w:iCs/>
          <w:noProof/>
        </w:rPr>
        <w:t>Bioinformatics</w:t>
      </w:r>
      <w:r w:rsidRPr="00162F80">
        <w:rPr>
          <w:rFonts w:cs="Arial"/>
          <w:noProof/>
        </w:rPr>
        <w:t>, vol. 25, no. 16, pp. 2078–2079, Aug. 2009.</w:t>
      </w:r>
    </w:p>
    <w:p w14:paraId="6C203FDE"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[9]</w:t>
      </w:r>
      <w:r w:rsidRPr="00162F80">
        <w:rPr>
          <w:rFonts w:cs="Arial"/>
          <w:noProof/>
        </w:rPr>
        <w:tab/>
        <w:t xml:space="preserve">L. Fagerberg </w:t>
      </w:r>
      <w:r w:rsidRPr="00162F80">
        <w:rPr>
          <w:rFonts w:cs="Arial"/>
          <w:i/>
          <w:iCs/>
          <w:noProof/>
        </w:rPr>
        <w:t>et al.</w:t>
      </w:r>
      <w:r w:rsidRPr="00162F80">
        <w:rPr>
          <w:rFonts w:cs="Arial"/>
          <w:noProof/>
        </w:rPr>
        <w:t xml:space="preserve">, “Analysis of the Human Tissue-specific Expression by Genome-wide Integration of Transcriptomics and Antibody-based Proteomics,” </w:t>
      </w:r>
      <w:r w:rsidRPr="00162F80">
        <w:rPr>
          <w:rFonts w:cs="Arial"/>
          <w:i/>
          <w:iCs/>
          <w:noProof/>
        </w:rPr>
        <w:t>Mol. Cell. Proteomics</w:t>
      </w:r>
      <w:r w:rsidRPr="00162F80">
        <w:rPr>
          <w:rFonts w:cs="Arial"/>
          <w:noProof/>
        </w:rPr>
        <w:t>, vol. 13, no. 2, pp. 397–406, 2014.</w:t>
      </w:r>
    </w:p>
    <w:p w14:paraId="2C3F06BC"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[10]</w:t>
      </w:r>
      <w:r w:rsidRPr="00162F80">
        <w:rPr>
          <w:rFonts w:cs="Arial"/>
          <w:noProof/>
        </w:rPr>
        <w:tab/>
        <w:t xml:space="preserve">S. B. Hedges, J. Marin, M. Suleski, M. Paymer, and S. Kumar, “Tree of life reveals clock-like speciation and diversification,” </w:t>
      </w:r>
      <w:r w:rsidRPr="00162F80">
        <w:rPr>
          <w:rFonts w:cs="Arial"/>
          <w:i/>
          <w:iCs/>
          <w:noProof/>
        </w:rPr>
        <w:t>Mol. Biol. Evol.</w:t>
      </w:r>
      <w:r w:rsidRPr="00162F80">
        <w:rPr>
          <w:rFonts w:cs="Arial"/>
          <w:noProof/>
        </w:rPr>
        <w:t>, vol. 32, no. 4, pp. 835–845, 2015.</w:t>
      </w:r>
    </w:p>
    <w:p w14:paraId="08F2211C" w14:textId="77777777" w:rsidR="00162F80" w:rsidRPr="00162F80" w:rsidRDefault="00162F80" w:rsidP="00162F80">
      <w:pPr>
        <w:widowControl w:val="0"/>
        <w:autoSpaceDE w:val="0"/>
        <w:autoSpaceDN w:val="0"/>
        <w:adjustRightInd w:val="0"/>
        <w:spacing w:line="240" w:lineRule="auto"/>
        <w:ind w:left="640" w:hanging="640"/>
        <w:rPr>
          <w:rFonts w:cs="Arial"/>
          <w:noProof/>
        </w:rPr>
      </w:pPr>
      <w:r w:rsidRPr="00162F80">
        <w:rPr>
          <w:rFonts w:cs="Arial"/>
          <w:noProof/>
        </w:rPr>
        <w:t>[11]</w:t>
      </w:r>
      <w:r w:rsidRPr="00162F80">
        <w:rPr>
          <w:rFonts w:cs="Arial"/>
          <w:noProof/>
        </w:rPr>
        <w:tab/>
        <w:t xml:space="preserve">L. Skov, T. D. P. G. Consortium, and M. H. Schierup, “Analysis of 62 hybrid assembled human Y chromosomes exposes rapid structural changes and high rates of gene conversion,” </w:t>
      </w:r>
      <w:r w:rsidRPr="00162F80">
        <w:rPr>
          <w:rFonts w:cs="Arial"/>
          <w:i/>
          <w:iCs/>
          <w:noProof/>
        </w:rPr>
        <w:t>PLOS Genet.</w:t>
      </w:r>
      <w:r w:rsidRPr="00162F80">
        <w:rPr>
          <w:rFonts w:cs="Arial"/>
          <w:noProof/>
        </w:rPr>
        <w:t>, vol. 13, no. 8, pp. 1–20, 2017.</w:t>
      </w:r>
    </w:p>
    <w:p w14:paraId="49F4160C" w14:textId="60E45DDB" w:rsidR="001B653A" w:rsidRPr="00B62391" w:rsidRDefault="001B653A" w:rsidP="00162F80">
      <w:pPr>
        <w:widowControl w:val="0"/>
        <w:autoSpaceDE w:val="0"/>
        <w:autoSpaceDN w:val="0"/>
        <w:adjustRightInd w:val="0"/>
        <w:spacing w:line="240" w:lineRule="auto"/>
        <w:ind w:left="640" w:hanging="640"/>
      </w:pPr>
      <w:r w:rsidRPr="00B62391">
        <w:fldChar w:fldCharType="end"/>
      </w:r>
    </w:p>
    <w:p w14:paraId="326DC805" w14:textId="357EBD1D" w:rsidR="00314634" w:rsidRPr="00B62391" w:rsidRDefault="00314634" w:rsidP="00314634">
      <w:pPr>
        <w:pStyle w:val="Heading2"/>
      </w:pPr>
      <w:bookmarkStart w:id="43" w:name="_Toc516349382"/>
      <w:r w:rsidRPr="00B62391">
        <w:t>Supplemental material and data</w:t>
      </w:r>
      <w:bookmarkEnd w:id="43"/>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w:t>
        </w:r>
        <w:proofErr w:type="spellStart"/>
        <w:r w:rsidR="009862BB" w:rsidRPr="00FA5CE1">
          <w:rPr>
            <w:rStyle w:val="Hyperlink"/>
          </w:rPr>
          <w:t>kobel</w:t>
        </w:r>
        <w:proofErr w:type="spellEnd"/>
        <w:r w:rsidR="009862BB" w:rsidRPr="00FA5CE1">
          <w:rPr>
            <w:rStyle w:val="Hyperlink"/>
          </w:rPr>
          <w:t>-</w:t>
        </w:r>
        <w:proofErr w:type="spellStart"/>
        <w:r w:rsidR="009862BB" w:rsidRPr="00FA5CE1">
          <w:rPr>
            <w:rStyle w:val="Hyperlink"/>
          </w:rPr>
          <w:t>gitlab</w:t>
        </w:r>
        <w:proofErr w:type="spellEnd"/>
        <w:r w:rsidR="009862BB" w:rsidRPr="00FA5CE1">
          <w:rPr>
            <w:rStyle w:val="Hyperlink"/>
          </w:rPr>
          <w:t>-X/u7pc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8"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0" w:author="Elise Lucotte" w:date="2018-05-31T15:37:00Z" w:initials="UdMO">
    <w:p w14:paraId="40ACD3B2" w14:textId="77777777" w:rsidR="00747A46" w:rsidRDefault="00747A46" w:rsidP="004A10AC">
      <w:pPr>
        <w:pStyle w:val="CommentText"/>
      </w:pPr>
      <w:r>
        <w:rPr>
          <w:rStyle w:val="CommentReference"/>
        </w:rPr>
        <w:annotationRef/>
      </w:r>
      <w:r>
        <w:t>There is something missing in that sentence</w:t>
      </w:r>
    </w:p>
  </w:comment>
  <w:comment w:id="13"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6"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3" w:author="Elise Lucotte" w:date="2018-05-31T16:11:00Z" w:initials="UdMO">
    <w:p w14:paraId="585D9853" w14:textId="7B649669" w:rsidR="00747A46" w:rsidRDefault="00747A46" w:rsidP="00A71124">
      <w:pPr>
        <w:pStyle w:val="CommentText"/>
      </w:pPr>
      <w:r>
        <w:rPr>
          <w:rStyle w:val="CommentReference"/>
        </w:rPr>
        <w:annotationRef/>
      </w:r>
      <w:r>
        <w:t xml:space="preserve">In science writing, it’s better to be concise </w:t>
      </w:r>
      <w:r>
        <w:sym w:font="Wingdings" w:char="F04A"/>
      </w:r>
      <w:r>
        <w:t xml:space="preserve"> The less word to explain something clearly, the better</w:t>
      </w:r>
    </w:p>
  </w:comment>
  <w:comment w:id="27"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0" w:author="Carl Mathias Kobel" w:date="2018-06-14T12:35:00Z" w:initials="CMK">
    <w:p w14:paraId="13BDED50" w14:textId="5DC1FD33" w:rsidR="00747A46" w:rsidRDefault="00747A46">
      <w:pPr>
        <w:pStyle w:val="CommentText"/>
      </w:pPr>
      <w:r>
        <w:rPr>
          <w:rStyle w:val="CommentReference"/>
        </w:rPr>
        <w:annotationRef/>
      </w:r>
      <w:r>
        <w:t>Add time?</w:t>
      </w:r>
    </w:p>
  </w:comment>
  <w:comment w:id="39"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40"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1"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0ACD3B2" w15:done="0"/>
  <w15:commentEx w15:paraId="71EB7017" w15:done="0"/>
  <w15:commentEx w15:paraId="7474DE10" w15:done="0"/>
  <w15:commentEx w15:paraId="585D9853"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40ACD3B2" w16cid:durableId="1EBBB4CB"/>
  <w16cid:commentId w16cid:paraId="71EB7017" w16cid:durableId="1EBBB4CC"/>
  <w16cid:commentId w16cid:paraId="7474DE10" w16cid:durableId="1EBBB4CD"/>
  <w16cid:commentId w16cid:paraId="585D9853" w16cid:durableId="1EBBB4CE"/>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2E566" w14:textId="77777777" w:rsidR="00A155C2" w:rsidRDefault="00A155C2" w:rsidP="00A71124">
      <w:r>
        <w:separator/>
      </w:r>
    </w:p>
    <w:p w14:paraId="61773552" w14:textId="77777777" w:rsidR="00A155C2" w:rsidRDefault="00A155C2"/>
  </w:endnote>
  <w:endnote w:type="continuationSeparator" w:id="0">
    <w:p w14:paraId="4617B949" w14:textId="77777777" w:rsidR="00A155C2" w:rsidRDefault="00A155C2" w:rsidP="00A71124">
      <w:r>
        <w:continuationSeparator/>
      </w:r>
    </w:p>
    <w:p w14:paraId="172BF459" w14:textId="77777777" w:rsidR="00A155C2" w:rsidRDefault="00A155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E10FE" w14:textId="77777777" w:rsidR="00A155C2" w:rsidRDefault="00A155C2" w:rsidP="00A71124">
      <w:r>
        <w:separator/>
      </w:r>
    </w:p>
    <w:p w14:paraId="51BEB278" w14:textId="77777777" w:rsidR="00A155C2" w:rsidRDefault="00A155C2"/>
  </w:footnote>
  <w:footnote w:type="continuationSeparator" w:id="0">
    <w:p w14:paraId="5090E5CC" w14:textId="77777777" w:rsidR="00A155C2" w:rsidRDefault="00A155C2" w:rsidP="00A71124">
      <w:r>
        <w:continuationSeparator/>
      </w:r>
    </w:p>
    <w:p w14:paraId="61CC917C" w14:textId="77777777" w:rsidR="00A155C2" w:rsidRDefault="00A155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A24"/>
    <w:rsid w:val="00014AF0"/>
    <w:rsid w:val="0001614B"/>
    <w:rsid w:val="000165D5"/>
    <w:rsid w:val="00017F50"/>
    <w:rsid w:val="000231DF"/>
    <w:rsid w:val="000310CB"/>
    <w:rsid w:val="0003154B"/>
    <w:rsid w:val="0005442D"/>
    <w:rsid w:val="00064333"/>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9340F"/>
    <w:rsid w:val="001A2C0A"/>
    <w:rsid w:val="001B653A"/>
    <w:rsid w:val="001C3B03"/>
    <w:rsid w:val="001C7FCE"/>
    <w:rsid w:val="001D1E78"/>
    <w:rsid w:val="001D20C7"/>
    <w:rsid w:val="001D769B"/>
    <w:rsid w:val="001F0AF0"/>
    <w:rsid w:val="00200765"/>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5731A"/>
    <w:rsid w:val="00562648"/>
    <w:rsid w:val="00563714"/>
    <w:rsid w:val="00576E6C"/>
    <w:rsid w:val="00596517"/>
    <w:rsid w:val="00597ED3"/>
    <w:rsid w:val="005A3DD9"/>
    <w:rsid w:val="005B1BE7"/>
    <w:rsid w:val="005D150D"/>
    <w:rsid w:val="005D5AD1"/>
    <w:rsid w:val="005E7779"/>
    <w:rsid w:val="005F4184"/>
    <w:rsid w:val="005F4673"/>
    <w:rsid w:val="006025EE"/>
    <w:rsid w:val="00607A9E"/>
    <w:rsid w:val="006112F2"/>
    <w:rsid w:val="006316FA"/>
    <w:rsid w:val="00632B1F"/>
    <w:rsid w:val="006443A0"/>
    <w:rsid w:val="00646086"/>
    <w:rsid w:val="00646AD4"/>
    <w:rsid w:val="006508E1"/>
    <w:rsid w:val="00662C21"/>
    <w:rsid w:val="00662ED5"/>
    <w:rsid w:val="0066471C"/>
    <w:rsid w:val="00675E32"/>
    <w:rsid w:val="00693A8C"/>
    <w:rsid w:val="006A0C17"/>
    <w:rsid w:val="006A3F10"/>
    <w:rsid w:val="006A59DE"/>
    <w:rsid w:val="006B003E"/>
    <w:rsid w:val="006B1907"/>
    <w:rsid w:val="006B2B0E"/>
    <w:rsid w:val="006C657E"/>
    <w:rsid w:val="006D368E"/>
    <w:rsid w:val="006E0B11"/>
    <w:rsid w:val="006E579E"/>
    <w:rsid w:val="006F04A5"/>
    <w:rsid w:val="006F6037"/>
    <w:rsid w:val="00710C10"/>
    <w:rsid w:val="0071238C"/>
    <w:rsid w:val="007129DA"/>
    <w:rsid w:val="007425DB"/>
    <w:rsid w:val="00747A46"/>
    <w:rsid w:val="00753120"/>
    <w:rsid w:val="00754BF1"/>
    <w:rsid w:val="00754C0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CAD"/>
    <w:rsid w:val="00867972"/>
    <w:rsid w:val="00874B2C"/>
    <w:rsid w:val="00876390"/>
    <w:rsid w:val="008936F3"/>
    <w:rsid w:val="00895A4E"/>
    <w:rsid w:val="008A119E"/>
    <w:rsid w:val="008A6DEA"/>
    <w:rsid w:val="008B3B9A"/>
    <w:rsid w:val="008D1A70"/>
    <w:rsid w:val="008D35E2"/>
    <w:rsid w:val="008D4BD8"/>
    <w:rsid w:val="008D7F6F"/>
    <w:rsid w:val="008E05B0"/>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7084C"/>
    <w:rsid w:val="0097218A"/>
    <w:rsid w:val="00982805"/>
    <w:rsid w:val="00985CC7"/>
    <w:rsid w:val="009862BB"/>
    <w:rsid w:val="009926C5"/>
    <w:rsid w:val="009936FA"/>
    <w:rsid w:val="009948F2"/>
    <w:rsid w:val="009A2C88"/>
    <w:rsid w:val="009B63CD"/>
    <w:rsid w:val="009B7887"/>
    <w:rsid w:val="009C4FDD"/>
    <w:rsid w:val="009C7092"/>
    <w:rsid w:val="009D56BD"/>
    <w:rsid w:val="009D7E29"/>
    <w:rsid w:val="009F3A6D"/>
    <w:rsid w:val="00A02158"/>
    <w:rsid w:val="00A155C2"/>
    <w:rsid w:val="00A27A38"/>
    <w:rsid w:val="00A331A0"/>
    <w:rsid w:val="00A3707D"/>
    <w:rsid w:val="00A5059F"/>
    <w:rsid w:val="00A61756"/>
    <w:rsid w:val="00A6305A"/>
    <w:rsid w:val="00A71124"/>
    <w:rsid w:val="00A72629"/>
    <w:rsid w:val="00A7273E"/>
    <w:rsid w:val="00A76D18"/>
    <w:rsid w:val="00A84047"/>
    <w:rsid w:val="00A926A0"/>
    <w:rsid w:val="00A93C45"/>
    <w:rsid w:val="00A96B09"/>
    <w:rsid w:val="00A97E09"/>
    <w:rsid w:val="00AA5228"/>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C48DA"/>
    <w:rsid w:val="00BC5673"/>
    <w:rsid w:val="00BC6965"/>
    <w:rsid w:val="00BE1722"/>
    <w:rsid w:val="00BF418D"/>
    <w:rsid w:val="00BF5A58"/>
    <w:rsid w:val="00C11216"/>
    <w:rsid w:val="00C26B69"/>
    <w:rsid w:val="00C279F6"/>
    <w:rsid w:val="00C42DE2"/>
    <w:rsid w:val="00C66E3A"/>
    <w:rsid w:val="00C71778"/>
    <w:rsid w:val="00C741AA"/>
    <w:rsid w:val="00C751AF"/>
    <w:rsid w:val="00C829A8"/>
    <w:rsid w:val="00C83B04"/>
    <w:rsid w:val="00CA291F"/>
    <w:rsid w:val="00CA4A5C"/>
    <w:rsid w:val="00CA7014"/>
    <w:rsid w:val="00CB0BB2"/>
    <w:rsid w:val="00CD1E47"/>
    <w:rsid w:val="00CD620D"/>
    <w:rsid w:val="00CE0670"/>
    <w:rsid w:val="00CE25A9"/>
    <w:rsid w:val="00CE6462"/>
    <w:rsid w:val="00CF6C52"/>
    <w:rsid w:val="00D15A1F"/>
    <w:rsid w:val="00D177FF"/>
    <w:rsid w:val="00D20F4C"/>
    <w:rsid w:val="00D23AF1"/>
    <w:rsid w:val="00D275BC"/>
    <w:rsid w:val="00D3418A"/>
    <w:rsid w:val="00D36625"/>
    <w:rsid w:val="00D3777F"/>
    <w:rsid w:val="00D40378"/>
    <w:rsid w:val="00D451F3"/>
    <w:rsid w:val="00D5108D"/>
    <w:rsid w:val="00D53DDD"/>
    <w:rsid w:val="00D80C33"/>
    <w:rsid w:val="00D8139D"/>
    <w:rsid w:val="00D821F7"/>
    <w:rsid w:val="00D946DD"/>
    <w:rsid w:val="00DA6C9C"/>
    <w:rsid w:val="00DB0C9C"/>
    <w:rsid w:val="00DB1635"/>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44EB"/>
    <w:rsid w:val="00F74ECF"/>
    <w:rsid w:val="00F8327D"/>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E8D510B8-292D-C749-8FC5-380CD437DF5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12</Pages>
  <Words>11545</Words>
  <Characters>65808</Characters>
  <Application>Microsoft Office Word</Application>
  <DocSecurity>0</DocSecurity>
  <Lines>548</Lines>
  <Paragraphs>154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77199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55</cp:revision>
  <cp:lastPrinted>2018-06-14T15:56:00Z</cp:lastPrinted>
  <dcterms:created xsi:type="dcterms:W3CDTF">2018-05-31T15:49:00Z</dcterms:created>
  <dcterms:modified xsi:type="dcterms:W3CDTF">2018-06-14T18:30:00Z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